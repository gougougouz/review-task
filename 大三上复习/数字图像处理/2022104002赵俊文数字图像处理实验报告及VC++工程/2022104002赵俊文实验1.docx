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C3BCC1" w14:textId="77777777" w:rsidR="008D3626" w:rsidRPr="00183302" w:rsidRDefault="008D3626" w:rsidP="00D01A15">
      <w:pPr>
        <w:spacing w:line="360" w:lineRule="auto"/>
        <w:jc w:val="center"/>
        <w:rPr>
          <w:rFonts w:eastAsia="楷体_GB2312"/>
          <w:b/>
          <w:sz w:val="44"/>
          <w:szCs w:val="44"/>
        </w:rPr>
      </w:pPr>
      <w:r w:rsidRPr="00183302">
        <w:rPr>
          <w:rFonts w:eastAsia="楷体_GB2312"/>
          <w:b/>
          <w:sz w:val="44"/>
          <w:szCs w:val="44"/>
        </w:rPr>
        <w:t>暨南大学本科实验报告专用纸</w:t>
      </w:r>
    </w:p>
    <w:p w14:paraId="3A2D13AD" w14:textId="39D8A476" w:rsidR="008D3626" w:rsidRPr="00183302" w:rsidRDefault="008D3626" w:rsidP="00D01A15">
      <w:pPr>
        <w:spacing w:line="360" w:lineRule="auto"/>
        <w:rPr>
          <w:rFonts w:eastAsia="楷体_GB2312"/>
          <w:sz w:val="28"/>
          <w:szCs w:val="28"/>
        </w:rPr>
      </w:pPr>
      <w:bookmarkStart w:id="0" w:name="_Hlk185949245"/>
      <w:r w:rsidRPr="00183302">
        <w:rPr>
          <w:rFonts w:eastAsia="楷体_GB2312"/>
          <w:sz w:val="28"/>
          <w:szCs w:val="28"/>
        </w:rPr>
        <w:t>课程名称</w:t>
      </w:r>
      <w:r w:rsidRPr="00183302">
        <w:rPr>
          <w:rFonts w:eastAsia="楷体_GB2312"/>
          <w:sz w:val="28"/>
          <w:szCs w:val="28"/>
          <w:u w:val="single"/>
        </w:rPr>
        <w:t xml:space="preserve">       </w:t>
      </w:r>
      <w:r w:rsidR="005F718C">
        <w:rPr>
          <w:rFonts w:eastAsia="楷体_GB2312" w:hint="eastAsia"/>
          <w:sz w:val="28"/>
          <w:szCs w:val="28"/>
          <w:u w:val="single"/>
        </w:rPr>
        <w:t>数字图像处理</w:t>
      </w:r>
      <w:r w:rsidRPr="00183302">
        <w:rPr>
          <w:rFonts w:eastAsia="楷体_GB2312"/>
          <w:sz w:val="28"/>
          <w:szCs w:val="28"/>
          <w:u w:val="single"/>
        </w:rPr>
        <w:t xml:space="preserve">             </w:t>
      </w:r>
      <w:r w:rsidRPr="00183302">
        <w:rPr>
          <w:rFonts w:eastAsia="楷体_GB2312"/>
          <w:sz w:val="28"/>
          <w:szCs w:val="28"/>
        </w:rPr>
        <w:t>成绩评定</w:t>
      </w:r>
      <w:r w:rsidRPr="00183302">
        <w:rPr>
          <w:rFonts w:eastAsia="楷体_GB2312"/>
          <w:sz w:val="28"/>
          <w:szCs w:val="28"/>
          <w:u w:val="single"/>
        </w:rPr>
        <w:t xml:space="preserve">            </w:t>
      </w:r>
    </w:p>
    <w:p w14:paraId="6E58AC56" w14:textId="20EC026F" w:rsidR="008D3626" w:rsidRPr="00183302" w:rsidRDefault="008D3626" w:rsidP="00D01A15">
      <w:pPr>
        <w:spacing w:line="360" w:lineRule="auto"/>
        <w:rPr>
          <w:rFonts w:eastAsia="楷体_GB2312"/>
          <w:sz w:val="28"/>
          <w:szCs w:val="28"/>
        </w:rPr>
      </w:pPr>
      <w:r w:rsidRPr="00183302">
        <w:rPr>
          <w:rFonts w:eastAsia="楷体_GB2312"/>
          <w:sz w:val="28"/>
          <w:szCs w:val="28"/>
        </w:rPr>
        <w:t>实验项目名称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Pr="005F718C">
        <w:rPr>
          <w:rFonts w:eastAsia="楷体_GB2312"/>
          <w:bCs/>
          <w:sz w:val="28"/>
          <w:szCs w:val="28"/>
          <w:u w:val="single"/>
        </w:rPr>
        <w:t xml:space="preserve"> </w:t>
      </w:r>
      <w:r w:rsidR="005F718C" w:rsidRPr="005F718C">
        <w:rPr>
          <w:rFonts w:eastAsia="楷体_GB2312" w:hint="eastAsia"/>
          <w:bCs/>
          <w:sz w:val="28"/>
          <w:szCs w:val="28"/>
          <w:u w:val="single"/>
        </w:rPr>
        <w:t>Bmp</w:t>
      </w:r>
      <w:r w:rsidR="005F718C" w:rsidRPr="005F718C">
        <w:rPr>
          <w:rFonts w:eastAsia="楷体_GB2312" w:hint="eastAsia"/>
          <w:bCs/>
          <w:sz w:val="28"/>
          <w:szCs w:val="28"/>
          <w:u w:val="single"/>
        </w:rPr>
        <w:t>格式图像文件的读入与显示，</w:t>
      </w:r>
      <w:r w:rsidR="005F718C" w:rsidRPr="005F718C">
        <w:rPr>
          <w:rFonts w:eastAsia="楷体_GB2312" w:hint="eastAsia"/>
          <w:bCs/>
          <w:sz w:val="28"/>
          <w:szCs w:val="28"/>
          <w:u w:val="single"/>
        </w:rPr>
        <w:t>24</w:t>
      </w:r>
      <w:r w:rsidR="005F718C" w:rsidRPr="005F718C">
        <w:rPr>
          <w:rFonts w:eastAsia="楷体_GB2312" w:hint="eastAsia"/>
          <w:bCs/>
          <w:sz w:val="28"/>
          <w:szCs w:val="28"/>
          <w:u w:val="single"/>
        </w:rPr>
        <w:t>位真彩图像转换为灰度图像，访问像素数据</w:t>
      </w:r>
      <w:r w:rsidRPr="00183302">
        <w:rPr>
          <w:rFonts w:eastAsia="楷体_GB2312"/>
          <w:sz w:val="28"/>
          <w:szCs w:val="28"/>
          <w:u w:val="single"/>
        </w:rPr>
        <w:t xml:space="preserve">        </w:t>
      </w:r>
      <w:r w:rsidRPr="00183302">
        <w:rPr>
          <w:rFonts w:eastAsia="楷体_GB2312"/>
          <w:sz w:val="28"/>
          <w:szCs w:val="28"/>
        </w:rPr>
        <w:t>指导教师</w:t>
      </w:r>
      <w:r w:rsidRPr="00183302">
        <w:rPr>
          <w:rFonts w:eastAsia="楷体_GB2312"/>
          <w:sz w:val="28"/>
          <w:szCs w:val="28"/>
          <w:u w:val="single"/>
        </w:rPr>
        <w:t xml:space="preserve">   </w:t>
      </w:r>
      <w:r w:rsidR="005F718C">
        <w:rPr>
          <w:rFonts w:eastAsia="楷体_GB2312" w:hint="eastAsia"/>
          <w:sz w:val="28"/>
          <w:szCs w:val="28"/>
          <w:u w:val="single"/>
        </w:rPr>
        <w:t>刘晓翔</w:t>
      </w:r>
      <w:r w:rsidRPr="00183302">
        <w:rPr>
          <w:rFonts w:eastAsia="楷体_GB2312"/>
          <w:sz w:val="28"/>
          <w:szCs w:val="28"/>
          <w:u w:val="single"/>
        </w:rPr>
        <w:t xml:space="preserve">           </w:t>
      </w:r>
    </w:p>
    <w:p w14:paraId="5AD84CF0" w14:textId="5EDF6C60" w:rsidR="008D3626" w:rsidRPr="00183302" w:rsidRDefault="008D3626" w:rsidP="00D01A15">
      <w:pPr>
        <w:spacing w:line="360" w:lineRule="auto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实验项目编号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="005F718C">
        <w:rPr>
          <w:rFonts w:eastAsia="楷体_GB2312" w:hint="eastAsia"/>
          <w:sz w:val="28"/>
          <w:szCs w:val="28"/>
          <w:u w:val="single"/>
        </w:rPr>
        <w:t>01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实验项目类型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="005F718C">
        <w:rPr>
          <w:rFonts w:eastAsia="楷体_GB2312" w:hint="eastAsia"/>
          <w:sz w:val="28"/>
          <w:szCs w:val="28"/>
          <w:u w:val="single"/>
        </w:rPr>
        <w:t>综合型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Pr="00183302">
        <w:rPr>
          <w:rFonts w:eastAsia="楷体_GB2312"/>
          <w:sz w:val="28"/>
          <w:szCs w:val="28"/>
        </w:rPr>
        <w:t>实验地点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="005F718C">
        <w:rPr>
          <w:rFonts w:eastAsia="楷体_GB2312" w:hint="eastAsia"/>
          <w:sz w:val="28"/>
          <w:szCs w:val="28"/>
          <w:u w:val="single"/>
        </w:rPr>
        <w:t>三楼机房</w:t>
      </w:r>
      <w:r w:rsidRPr="00183302">
        <w:rPr>
          <w:rFonts w:eastAsia="楷体_GB2312"/>
          <w:sz w:val="28"/>
          <w:szCs w:val="28"/>
          <w:u w:val="single"/>
        </w:rPr>
        <w:t xml:space="preserve">          </w:t>
      </w:r>
    </w:p>
    <w:p w14:paraId="370C6A08" w14:textId="75C109A9" w:rsidR="008D3626" w:rsidRPr="00183302" w:rsidRDefault="008D3626" w:rsidP="00D01A15">
      <w:pPr>
        <w:spacing w:line="360" w:lineRule="auto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学生姓名</w:t>
      </w:r>
      <w:r w:rsidRPr="00183302">
        <w:rPr>
          <w:rFonts w:eastAsia="楷体_GB2312"/>
          <w:sz w:val="28"/>
          <w:szCs w:val="28"/>
          <w:u w:val="single"/>
        </w:rPr>
        <w:t xml:space="preserve">         </w:t>
      </w:r>
      <w:r w:rsidR="005F718C">
        <w:rPr>
          <w:rFonts w:eastAsia="楷体_GB2312" w:hint="eastAsia"/>
          <w:sz w:val="28"/>
          <w:szCs w:val="28"/>
          <w:u w:val="single"/>
        </w:rPr>
        <w:t>赵俊文</w:t>
      </w:r>
      <w:r w:rsidRPr="00183302">
        <w:rPr>
          <w:rFonts w:eastAsia="楷体_GB2312"/>
          <w:sz w:val="28"/>
          <w:szCs w:val="28"/>
          <w:u w:val="single"/>
        </w:rPr>
        <w:t xml:space="preserve">        </w:t>
      </w:r>
      <w:r w:rsidRPr="00183302">
        <w:rPr>
          <w:rFonts w:eastAsia="楷体_GB2312"/>
          <w:sz w:val="28"/>
          <w:szCs w:val="28"/>
        </w:rPr>
        <w:t>学号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="00F24C44">
        <w:rPr>
          <w:rFonts w:eastAsia="楷体_GB2312" w:hint="eastAsia"/>
          <w:sz w:val="28"/>
          <w:szCs w:val="28"/>
          <w:u w:val="single"/>
        </w:rPr>
        <w:t xml:space="preserve">    </w:t>
      </w:r>
      <w:r w:rsidR="005F718C">
        <w:rPr>
          <w:rFonts w:eastAsia="楷体_GB2312" w:hint="eastAsia"/>
          <w:sz w:val="28"/>
          <w:szCs w:val="28"/>
          <w:u w:val="single"/>
        </w:rPr>
        <w:t>2022104002</w:t>
      </w:r>
      <w:r w:rsidRPr="00183302">
        <w:rPr>
          <w:rFonts w:eastAsia="楷体_GB2312"/>
          <w:sz w:val="28"/>
          <w:szCs w:val="28"/>
          <w:u w:val="single"/>
        </w:rPr>
        <w:t xml:space="preserve">         </w:t>
      </w:r>
    </w:p>
    <w:p w14:paraId="724C7C63" w14:textId="5A5C1FCC" w:rsidR="008D3626" w:rsidRPr="00183302" w:rsidRDefault="008D3626" w:rsidP="00D01A15">
      <w:pPr>
        <w:numPr>
          <w:ins w:id="1" w:author="MC SYSTEM" w:date="2006-06-11T14:06:00Z"/>
        </w:numPr>
        <w:spacing w:line="360" w:lineRule="auto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学院</w:t>
      </w:r>
      <w:r w:rsidRPr="00183302">
        <w:rPr>
          <w:rFonts w:eastAsia="楷体_GB2312"/>
          <w:sz w:val="28"/>
          <w:szCs w:val="28"/>
          <w:u w:val="single"/>
        </w:rPr>
        <w:t xml:space="preserve">      </w:t>
      </w:r>
      <w:r w:rsidR="005F718C">
        <w:rPr>
          <w:rFonts w:eastAsia="楷体_GB2312" w:hint="eastAsia"/>
          <w:sz w:val="28"/>
          <w:szCs w:val="28"/>
          <w:u w:val="single"/>
        </w:rPr>
        <w:t>智能科学与工程学院</w:t>
      </w:r>
      <w:r w:rsidRPr="00183302">
        <w:rPr>
          <w:rFonts w:eastAsia="楷体_GB2312"/>
          <w:sz w:val="28"/>
          <w:szCs w:val="28"/>
          <w:u w:val="single"/>
        </w:rPr>
        <w:t xml:space="preserve">    </w:t>
      </w:r>
      <w:r w:rsidRPr="00183302">
        <w:rPr>
          <w:rFonts w:eastAsia="楷体_GB2312"/>
          <w:sz w:val="28"/>
          <w:szCs w:val="28"/>
        </w:rPr>
        <w:t>系</w:t>
      </w:r>
      <w:r w:rsidRPr="00183302">
        <w:rPr>
          <w:rFonts w:eastAsia="楷体_GB2312"/>
          <w:sz w:val="28"/>
          <w:szCs w:val="28"/>
          <w:u w:val="single"/>
        </w:rPr>
        <w:t xml:space="preserve">     </w:t>
      </w:r>
      <w:r w:rsidRPr="00183302">
        <w:rPr>
          <w:rFonts w:eastAsia="楷体_GB2312"/>
          <w:sz w:val="28"/>
          <w:szCs w:val="28"/>
        </w:rPr>
        <w:t>专业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="008D483F">
        <w:rPr>
          <w:rFonts w:eastAsia="楷体_GB2312" w:hint="eastAsia"/>
          <w:sz w:val="28"/>
          <w:szCs w:val="28"/>
          <w:u w:val="single"/>
        </w:rPr>
        <w:t xml:space="preserve">  </w:t>
      </w:r>
      <w:r w:rsidR="005F718C">
        <w:rPr>
          <w:rFonts w:eastAsia="楷体_GB2312" w:hint="eastAsia"/>
          <w:sz w:val="28"/>
          <w:szCs w:val="28"/>
          <w:u w:val="single"/>
        </w:rPr>
        <w:t>人工智能</w:t>
      </w:r>
      <w:r w:rsidRPr="00183302">
        <w:rPr>
          <w:rFonts w:eastAsia="楷体_GB2312"/>
          <w:sz w:val="28"/>
          <w:szCs w:val="28"/>
          <w:u w:val="single"/>
        </w:rPr>
        <w:t xml:space="preserve">                 </w:t>
      </w:r>
      <w:r w:rsidRPr="00183302">
        <w:rPr>
          <w:rFonts w:eastAsia="楷体_GB2312"/>
          <w:sz w:val="28"/>
          <w:szCs w:val="28"/>
        </w:rPr>
        <w:t xml:space="preserve">  </w:t>
      </w:r>
    </w:p>
    <w:p w14:paraId="7B4CC6BD" w14:textId="43435FC0" w:rsidR="008D3626" w:rsidRPr="00183302" w:rsidRDefault="008D3626" w:rsidP="00D01A15">
      <w:pPr>
        <w:spacing w:line="360" w:lineRule="auto"/>
        <w:rPr>
          <w:rFonts w:eastAsia="楷体_GB2312"/>
          <w:sz w:val="28"/>
          <w:szCs w:val="28"/>
        </w:rPr>
      </w:pPr>
      <w:r w:rsidRPr="00183302">
        <w:rPr>
          <w:rFonts w:eastAsia="楷体_GB2312"/>
          <w:sz w:val="28"/>
          <w:szCs w:val="28"/>
        </w:rPr>
        <w:t>实验时间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="006B6FA3">
        <w:rPr>
          <w:rFonts w:eastAsia="楷体_GB2312" w:hint="eastAsia"/>
          <w:sz w:val="28"/>
          <w:szCs w:val="28"/>
          <w:u w:val="single"/>
        </w:rPr>
        <w:t>2024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Pr="00183302">
        <w:rPr>
          <w:rFonts w:eastAsia="楷体_GB2312"/>
          <w:sz w:val="28"/>
          <w:szCs w:val="28"/>
        </w:rPr>
        <w:t>年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="006B6FA3">
        <w:rPr>
          <w:rFonts w:eastAsia="楷体_GB2312" w:hint="eastAsia"/>
          <w:sz w:val="28"/>
          <w:szCs w:val="28"/>
          <w:u w:val="single"/>
        </w:rPr>
        <w:t>9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月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="006B6FA3">
        <w:rPr>
          <w:rFonts w:eastAsia="楷体_GB2312" w:hint="eastAsia"/>
          <w:sz w:val="28"/>
          <w:szCs w:val="28"/>
          <w:u w:val="single"/>
        </w:rPr>
        <w:t>2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日</w:t>
      </w:r>
      <w:r w:rsidRPr="00183302">
        <w:rPr>
          <w:rFonts w:eastAsia="楷体_GB2312"/>
          <w:sz w:val="28"/>
          <w:szCs w:val="28"/>
        </w:rPr>
        <w:t xml:space="preserve"> 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="006B6FA3">
        <w:rPr>
          <w:rFonts w:eastAsia="楷体_GB2312" w:hint="eastAsia"/>
          <w:sz w:val="28"/>
          <w:szCs w:val="28"/>
          <w:u w:val="single"/>
        </w:rPr>
        <w:t>上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午～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="006B6FA3">
        <w:rPr>
          <w:rFonts w:eastAsia="楷体_GB2312" w:hint="eastAsia"/>
          <w:sz w:val="28"/>
          <w:szCs w:val="28"/>
          <w:u w:val="single"/>
        </w:rPr>
        <w:t>9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月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="006B6FA3">
        <w:rPr>
          <w:rFonts w:eastAsia="楷体_GB2312" w:hint="eastAsia"/>
          <w:sz w:val="28"/>
          <w:szCs w:val="28"/>
          <w:u w:val="single"/>
        </w:rPr>
        <w:t>16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日</w:t>
      </w:r>
      <w:r w:rsidRPr="00183302">
        <w:rPr>
          <w:rFonts w:eastAsia="楷体_GB2312"/>
          <w:sz w:val="28"/>
          <w:szCs w:val="28"/>
        </w:rPr>
        <w:t xml:space="preserve"> 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="006B6FA3">
        <w:rPr>
          <w:rFonts w:eastAsia="楷体_GB2312" w:hint="eastAsia"/>
          <w:sz w:val="28"/>
          <w:szCs w:val="28"/>
          <w:u w:val="single"/>
        </w:rPr>
        <w:t>上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午</w:t>
      </w:r>
      <w:r w:rsidRPr="00183302">
        <w:rPr>
          <w:rFonts w:eastAsia="楷体_GB2312"/>
          <w:sz w:val="28"/>
          <w:szCs w:val="28"/>
        </w:rPr>
        <w:t xml:space="preserve"> </w:t>
      </w:r>
      <w:r w:rsidRPr="00183302">
        <w:rPr>
          <w:rFonts w:eastAsia="楷体_GB2312"/>
          <w:sz w:val="28"/>
          <w:szCs w:val="28"/>
        </w:rPr>
        <w:t>温</w:t>
      </w:r>
      <w:r w:rsidRPr="00183302">
        <w:rPr>
          <w:rFonts w:eastAsia="楷体_GB2312"/>
          <w:sz w:val="28"/>
          <w:szCs w:val="28"/>
        </w:rPr>
        <w:t xml:space="preserve">    </w:t>
      </w:r>
      <w:r w:rsidRPr="00183302">
        <w:rPr>
          <w:rFonts w:eastAsia="楷体_GB2312"/>
          <w:sz w:val="28"/>
          <w:szCs w:val="28"/>
          <w:u w:val="single"/>
        </w:rPr>
        <w:t xml:space="preserve">         </w:t>
      </w:r>
    </w:p>
    <w:p w14:paraId="4B714CB3" w14:textId="77777777" w:rsidR="00D4161B" w:rsidRPr="005F718C" w:rsidRDefault="00D4161B" w:rsidP="00D01A15">
      <w:pPr>
        <w:numPr>
          <w:ilvl w:val="0"/>
          <w:numId w:val="1"/>
        </w:numPr>
        <w:spacing w:line="360" w:lineRule="auto"/>
        <w:rPr>
          <w:b/>
          <w:sz w:val="32"/>
          <w:szCs w:val="32"/>
        </w:rPr>
      </w:pPr>
      <w:r w:rsidRPr="005F718C">
        <w:rPr>
          <w:rFonts w:hint="eastAsia"/>
          <w:b/>
          <w:sz w:val="32"/>
          <w:szCs w:val="32"/>
        </w:rPr>
        <w:t>实验目的</w:t>
      </w:r>
    </w:p>
    <w:p w14:paraId="54985B99" w14:textId="2A2EF4B7" w:rsidR="00F60F39" w:rsidRPr="005F718C" w:rsidRDefault="005F718C" w:rsidP="00D01A15">
      <w:pPr>
        <w:spacing w:line="360" w:lineRule="auto"/>
        <w:ind w:left="420"/>
        <w:rPr>
          <w:sz w:val="24"/>
        </w:rPr>
      </w:pPr>
      <w:r w:rsidRPr="005F718C">
        <w:rPr>
          <w:rFonts w:hint="eastAsia"/>
          <w:sz w:val="24"/>
        </w:rPr>
        <w:t>掌握</w:t>
      </w:r>
      <w:r w:rsidRPr="005F718C">
        <w:rPr>
          <w:rFonts w:hint="eastAsia"/>
          <w:sz w:val="24"/>
        </w:rPr>
        <w:t>Bmp</w:t>
      </w:r>
      <w:r w:rsidRPr="005F718C">
        <w:rPr>
          <w:rFonts w:hint="eastAsia"/>
          <w:sz w:val="24"/>
        </w:rPr>
        <w:t>格式图像文件的存储格式及显示方法；掌握灰度图像的调色板特点及其位图数据的存储方式</w:t>
      </w:r>
      <w:r w:rsidR="00F60F39" w:rsidRPr="005F718C">
        <w:rPr>
          <w:rFonts w:hint="eastAsia"/>
          <w:sz w:val="24"/>
        </w:rPr>
        <w:t>。</w:t>
      </w:r>
    </w:p>
    <w:p w14:paraId="73FEDDFC" w14:textId="77777777" w:rsidR="00D4161B" w:rsidRPr="005F718C" w:rsidRDefault="00D4161B" w:rsidP="00D01A15">
      <w:pPr>
        <w:numPr>
          <w:ilvl w:val="0"/>
          <w:numId w:val="1"/>
        </w:numPr>
        <w:spacing w:line="360" w:lineRule="auto"/>
        <w:rPr>
          <w:b/>
          <w:sz w:val="32"/>
          <w:szCs w:val="32"/>
        </w:rPr>
      </w:pPr>
      <w:r w:rsidRPr="005F718C">
        <w:rPr>
          <w:rFonts w:hint="eastAsia"/>
          <w:b/>
          <w:sz w:val="32"/>
          <w:szCs w:val="32"/>
        </w:rPr>
        <w:t>实验内容和要求</w:t>
      </w:r>
    </w:p>
    <w:p w14:paraId="139711D9" w14:textId="7C079066" w:rsidR="00F60F39" w:rsidRPr="005F718C" w:rsidRDefault="005F718C" w:rsidP="00D01A15">
      <w:pPr>
        <w:spacing w:line="360" w:lineRule="auto"/>
        <w:ind w:left="420"/>
        <w:rPr>
          <w:sz w:val="24"/>
        </w:rPr>
      </w:pPr>
      <w:r w:rsidRPr="005F718C">
        <w:rPr>
          <w:rFonts w:hint="eastAsia"/>
          <w:sz w:val="24"/>
        </w:rPr>
        <w:t>利用</w:t>
      </w:r>
      <w:r w:rsidRPr="005F718C">
        <w:rPr>
          <w:rFonts w:hint="eastAsia"/>
          <w:sz w:val="24"/>
        </w:rPr>
        <w:t>Visual C++6.0</w:t>
      </w:r>
      <w:r w:rsidRPr="005F718C">
        <w:rPr>
          <w:rFonts w:hint="eastAsia"/>
          <w:sz w:val="24"/>
        </w:rPr>
        <w:t>软件开发工具编写程序，实现图像的读入与显示，执行结果应正确；</w:t>
      </w:r>
      <w:bookmarkStart w:id="2" w:name="_Hlk185954110"/>
      <w:r w:rsidRPr="005F718C">
        <w:rPr>
          <w:rFonts w:hint="eastAsia"/>
          <w:sz w:val="24"/>
        </w:rPr>
        <w:t>实现</w:t>
      </w:r>
      <w:r w:rsidRPr="005F718C">
        <w:rPr>
          <w:rFonts w:hint="eastAsia"/>
          <w:sz w:val="24"/>
        </w:rPr>
        <w:t>24</w:t>
      </w:r>
      <w:r w:rsidRPr="005F718C">
        <w:rPr>
          <w:rFonts w:hint="eastAsia"/>
          <w:sz w:val="24"/>
        </w:rPr>
        <w:t>位真彩图像转换为灰度图像</w:t>
      </w:r>
      <w:bookmarkEnd w:id="2"/>
      <w:r w:rsidRPr="005F718C">
        <w:rPr>
          <w:rFonts w:hint="eastAsia"/>
          <w:sz w:val="24"/>
        </w:rPr>
        <w:t>；</w:t>
      </w:r>
      <w:bookmarkStart w:id="3" w:name="_Hlk185953027"/>
      <w:r w:rsidRPr="005F718C">
        <w:rPr>
          <w:rFonts w:hint="eastAsia"/>
          <w:sz w:val="24"/>
        </w:rPr>
        <w:t>对于不同颜色深度的图像，实现任意指定像素点的颜色值的读取与显示</w:t>
      </w:r>
      <w:r w:rsidR="00F60F39" w:rsidRPr="005F718C">
        <w:rPr>
          <w:rFonts w:hint="eastAsia"/>
          <w:sz w:val="24"/>
        </w:rPr>
        <w:t>。</w:t>
      </w:r>
      <w:bookmarkEnd w:id="3"/>
    </w:p>
    <w:p w14:paraId="25946AB4" w14:textId="77777777" w:rsidR="00D4161B" w:rsidRPr="005F718C" w:rsidRDefault="00D4161B" w:rsidP="00D01A15">
      <w:pPr>
        <w:numPr>
          <w:ilvl w:val="0"/>
          <w:numId w:val="1"/>
        </w:numPr>
        <w:spacing w:line="360" w:lineRule="auto"/>
        <w:rPr>
          <w:b/>
          <w:sz w:val="32"/>
          <w:szCs w:val="32"/>
        </w:rPr>
      </w:pPr>
      <w:r w:rsidRPr="005F718C">
        <w:rPr>
          <w:rFonts w:hint="eastAsia"/>
          <w:b/>
          <w:sz w:val="32"/>
          <w:szCs w:val="32"/>
        </w:rPr>
        <w:t>主要仪器设备</w:t>
      </w:r>
    </w:p>
    <w:p w14:paraId="49CE500F" w14:textId="77777777" w:rsidR="00B549F2" w:rsidRPr="005F718C" w:rsidRDefault="00B549F2" w:rsidP="00D01A15">
      <w:pPr>
        <w:spacing w:line="360" w:lineRule="auto"/>
        <w:ind w:firstLine="420"/>
        <w:rPr>
          <w:sz w:val="24"/>
        </w:rPr>
      </w:pPr>
      <w:r w:rsidRPr="005F718C">
        <w:rPr>
          <w:rFonts w:hint="eastAsia"/>
          <w:b/>
          <w:sz w:val="24"/>
        </w:rPr>
        <w:t>仪器：</w:t>
      </w:r>
      <w:r w:rsidRPr="005F718C">
        <w:rPr>
          <w:rFonts w:hint="eastAsia"/>
          <w:sz w:val="24"/>
        </w:rPr>
        <w:t>计算机</w:t>
      </w:r>
    </w:p>
    <w:p w14:paraId="0AE23308" w14:textId="77777777" w:rsidR="00B549F2" w:rsidRPr="005F718C" w:rsidRDefault="00B549F2" w:rsidP="00D01A15">
      <w:pPr>
        <w:spacing w:line="360" w:lineRule="auto"/>
        <w:ind w:firstLine="420"/>
        <w:rPr>
          <w:sz w:val="24"/>
        </w:rPr>
      </w:pPr>
      <w:r w:rsidRPr="005F718C">
        <w:rPr>
          <w:rFonts w:hint="eastAsia"/>
          <w:b/>
          <w:sz w:val="24"/>
        </w:rPr>
        <w:t>实验环境：</w:t>
      </w:r>
      <w:r w:rsidR="007E0D12" w:rsidRPr="005F718C">
        <w:rPr>
          <w:rFonts w:hint="eastAsia"/>
          <w:sz w:val="24"/>
        </w:rPr>
        <w:t xml:space="preserve"> </w:t>
      </w:r>
      <w:r w:rsidRPr="005F718C">
        <w:rPr>
          <w:rFonts w:hint="eastAsia"/>
          <w:sz w:val="24"/>
        </w:rPr>
        <w:t>Windows XP + Visual C++6.0</w:t>
      </w:r>
    </w:p>
    <w:p w14:paraId="2548805A" w14:textId="793BEB74" w:rsidR="00A521A3" w:rsidRPr="005F718C" w:rsidRDefault="00A521A3" w:rsidP="00D01A15">
      <w:pPr>
        <w:numPr>
          <w:ilvl w:val="0"/>
          <w:numId w:val="1"/>
        </w:numPr>
        <w:spacing w:line="360" w:lineRule="auto"/>
        <w:rPr>
          <w:b/>
          <w:sz w:val="32"/>
          <w:szCs w:val="32"/>
        </w:rPr>
      </w:pPr>
      <w:r w:rsidRPr="005F718C">
        <w:rPr>
          <w:rFonts w:hint="eastAsia"/>
          <w:b/>
          <w:sz w:val="32"/>
          <w:szCs w:val="32"/>
        </w:rPr>
        <w:t>实验步骤</w:t>
      </w:r>
      <w:r w:rsidR="00D91D4F">
        <w:rPr>
          <w:rFonts w:hint="eastAsia"/>
          <w:b/>
          <w:sz w:val="32"/>
          <w:szCs w:val="32"/>
        </w:rPr>
        <w:t>怕（附代码）</w:t>
      </w:r>
      <w:r w:rsidRPr="005F718C">
        <w:rPr>
          <w:rFonts w:hint="eastAsia"/>
          <w:b/>
          <w:sz w:val="32"/>
          <w:szCs w:val="32"/>
        </w:rPr>
        <w:t>与调试</w:t>
      </w:r>
    </w:p>
    <w:p w14:paraId="6970C48D" w14:textId="6761D496" w:rsidR="00B549F2" w:rsidRPr="005F718C" w:rsidRDefault="005F718C" w:rsidP="00D01A15">
      <w:pPr>
        <w:spacing w:line="360" w:lineRule="auto"/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1. </w:t>
      </w:r>
      <w:r w:rsidRPr="005F718C">
        <w:rPr>
          <w:rFonts w:hint="eastAsia"/>
          <w:sz w:val="28"/>
          <w:szCs w:val="28"/>
        </w:rPr>
        <w:t>实现图像的读入与显示</w:t>
      </w:r>
    </w:p>
    <w:p w14:paraId="69A227C8" w14:textId="77E694C4" w:rsidR="005F718C" w:rsidRDefault="00FD2EEB" w:rsidP="00D01A15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a.</w:t>
      </w:r>
      <w:r>
        <w:rPr>
          <w:rFonts w:hint="eastAsia"/>
          <w:sz w:val="24"/>
        </w:rPr>
        <w:t>首先创建一个</w:t>
      </w:r>
      <w:r>
        <w:rPr>
          <w:rFonts w:hint="eastAsia"/>
          <w:sz w:val="24"/>
        </w:rPr>
        <w:t>bmp.cpp</w:t>
      </w:r>
      <w:r>
        <w:rPr>
          <w:rFonts w:hint="eastAsia"/>
          <w:sz w:val="24"/>
        </w:rPr>
        <w:t>文件，用于编写各种数字图像处理方法的代码，然后在</w:t>
      </w:r>
      <w:r>
        <w:rPr>
          <w:rFonts w:hint="eastAsia"/>
          <w:sz w:val="24"/>
        </w:rPr>
        <w:t>bmp</w:t>
      </w:r>
      <w:r>
        <w:rPr>
          <w:rFonts w:hint="eastAsia"/>
          <w:sz w:val="24"/>
        </w:rPr>
        <w:t>中编写函数</w:t>
      </w:r>
      <w:proofErr w:type="spellStart"/>
      <w:r w:rsidRPr="00FD2EEB">
        <w:rPr>
          <w:sz w:val="24"/>
        </w:rPr>
        <w:t>LoadBmpFile</w:t>
      </w:r>
      <w:proofErr w:type="spellEnd"/>
      <w:r>
        <w:rPr>
          <w:rFonts w:hint="eastAsia"/>
          <w:sz w:val="24"/>
        </w:rPr>
        <w:t>，用于实现图像的加载。</w:t>
      </w:r>
      <w:proofErr w:type="spellStart"/>
      <w:r w:rsidRPr="00FD2EEB">
        <w:rPr>
          <w:sz w:val="24"/>
        </w:rPr>
        <w:t>LoadBmpFile</w:t>
      </w:r>
      <w:proofErr w:type="spellEnd"/>
      <w:r>
        <w:rPr>
          <w:rFonts w:hint="eastAsia"/>
          <w:sz w:val="24"/>
        </w:rPr>
        <w:t>函数代码如下：</w:t>
      </w:r>
      <w:r w:rsidR="00983216">
        <w:rPr>
          <w:rFonts w:hint="eastAsia"/>
          <w:sz w:val="24"/>
        </w:rPr>
        <w:t>t</w:t>
      </w:r>
    </w:p>
    <w:p w14:paraId="09C53055" w14:textId="77777777" w:rsidR="00FD2EEB" w:rsidRDefault="00FD2EEB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BITMAPINFOHEADER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CDBE9A5" w14:textId="77777777" w:rsidR="00FD2EEB" w:rsidRDefault="00FD2EEB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BOOL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LoadBmpFile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BmpFileName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){</w:t>
      </w:r>
    </w:p>
    <w:p w14:paraId="4B9F44B2" w14:textId="77777777" w:rsidR="00FD2EEB" w:rsidRDefault="00FD2EEB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lastRenderedPageBreak/>
        <w:tab/>
        <w:t>FILE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fp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381B2DEA" w14:textId="77777777" w:rsidR="00FD2EEB" w:rsidRDefault="00FD2EEB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==(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fp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fopen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BmpFileName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rb</w:t>
      </w:r>
      <w:proofErr w:type="spellEnd"/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)))</w:t>
      </w:r>
    </w:p>
    <w:p w14:paraId="05BD4E44" w14:textId="77777777" w:rsidR="00FD2EEB" w:rsidRDefault="00FD2EEB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A703B87" w14:textId="77777777" w:rsidR="00FD2EEB" w:rsidRDefault="00FD2EEB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4EA8860E" w14:textId="77777777" w:rsidR="00FD2EEB" w:rsidRDefault="00FD2EEB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BITMAPFILEHEADER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322BA306" w14:textId="77777777" w:rsidR="00FD2EEB" w:rsidRDefault="00FD2EEB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BITMAPINFOHEADER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F19F226" w14:textId="77777777" w:rsidR="00FD2EEB" w:rsidRDefault="00FD2EEB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14:paraId="316B74E5" w14:textId="77777777" w:rsidR="00FD2EEB" w:rsidRDefault="00FD2EEB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fread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(&amp;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14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proofErr w:type="gramStart"/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fp</w:t>
      </w:r>
      <w:proofErr w:type="gram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14:paraId="02704DE9" w14:textId="77777777" w:rsidR="00FD2EEB" w:rsidRDefault="00FD2EEB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fread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(&amp;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40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proofErr w:type="gramStart"/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fp</w:t>
      </w:r>
      <w:proofErr w:type="gram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14:paraId="29699985" w14:textId="77777777" w:rsidR="00FD2EEB" w:rsidRDefault="00FD2EEB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53334DCC" w14:textId="77777777" w:rsidR="00FD2EEB" w:rsidRDefault="00FD2EEB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DWORD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NumColors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723C6AB7" w14:textId="77777777" w:rsidR="00FD2EEB" w:rsidRDefault="00FD2EEB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biClrUsed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!=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14:paraId="12D6E5FF" w14:textId="77777777" w:rsidR="00FD2EEB" w:rsidRDefault="00FD2EEB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NumColors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biClrUsed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59421052" w14:textId="77777777" w:rsidR="00FD2EEB" w:rsidRDefault="00FD2EEB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else</w:t>
      </w:r>
    </w:p>
    <w:p w14:paraId="56790BD4" w14:textId="77777777" w:rsidR="00FD2EEB" w:rsidRDefault="00FD2EEB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{</w:t>
      </w:r>
    </w:p>
    <w:p w14:paraId="7CC7AF62" w14:textId="77777777" w:rsidR="00FD2EEB" w:rsidRDefault="00FD2EEB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switch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biBitCount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14:paraId="13A04DF9" w14:textId="77777777" w:rsidR="00FD2EEB" w:rsidRDefault="00FD2EEB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{</w:t>
      </w:r>
    </w:p>
    <w:p w14:paraId="07DBF73E" w14:textId="77777777" w:rsidR="00FD2EEB" w:rsidRDefault="00FD2EEB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case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14:paraId="1CA8B854" w14:textId="77777777" w:rsidR="00FD2EEB" w:rsidRDefault="00FD2EEB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NumColors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FB427D7" w14:textId="77777777" w:rsidR="00FD2EEB" w:rsidRDefault="00FD2EEB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break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D6914DC" w14:textId="77777777" w:rsidR="00FD2EEB" w:rsidRDefault="00FD2EEB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case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14:paraId="135206C7" w14:textId="77777777" w:rsidR="00FD2EEB" w:rsidRDefault="00FD2EEB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NumColors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16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CDAC560" w14:textId="77777777" w:rsidR="00FD2EEB" w:rsidRDefault="00FD2EEB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break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7FD2DFD8" w14:textId="77777777" w:rsidR="00FD2EEB" w:rsidRDefault="00FD2EEB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case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8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14:paraId="57E257DB" w14:textId="77777777" w:rsidR="00FD2EEB" w:rsidRDefault="00FD2EEB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NumColors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256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2151461A" w14:textId="77777777" w:rsidR="00FD2EEB" w:rsidRDefault="00FD2EEB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break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5FB093E" w14:textId="77777777" w:rsidR="00FD2EEB" w:rsidRDefault="00FD2EEB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case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24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14:paraId="4A9E7966" w14:textId="77777777" w:rsidR="00FD2EEB" w:rsidRDefault="00FD2EEB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NumColors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3CA40AC8" w14:textId="77777777" w:rsidR="00FD2EEB" w:rsidRDefault="00FD2EEB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break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7C3E747E" w14:textId="77777777" w:rsidR="00FD2EEB" w:rsidRDefault="00FD2EEB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14:paraId="0307FDD0" w14:textId="77777777" w:rsidR="00FD2EEB" w:rsidRDefault="00FD2EEB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lastRenderedPageBreak/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14:paraId="64A0C7BD" w14:textId="77777777" w:rsidR="00FD2EEB" w:rsidRDefault="00FD2EEB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071B79D4" w14:textId="77777777" w:rsidR="00FD2EEB" w:rsidRDefault="00FD2EEB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DWORD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PalSize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NumColors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41D6E2A" w14:textId="77777777" w:rsidR="00FD2EEB" w:rsidRDefault="00FD2EEB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DWORD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ImgSize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biWidth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biBitCount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31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32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biHeight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38182B48" w14:textId="77777777" w:rsidR="00FD2EEB" w:rsidRDefault="00FD2EEB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DWORD Size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40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PalSize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ImgSize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124143D3" w14:textId="77777777" w:rsidR="00FD2EEB" w:rsidRDefault="00FD2EEB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6CD3A0E2" w14:textId="77777777" w:rsidR="00FD2EEB" w:rsidRDefault="00FD2EEB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BITMAPINFO</w:t>
      </w:r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malloc</w:t>
      </w:r>
      <w:proofErr w:type="gram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Size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)))</w:t>
      </w:r>
    </w:p>
    <w:p w14:paraId="0DCFF6E4" w14:textId="77777777" w:rsidR="00FD2EEB" w:rsidRDefault="00FD2EEB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7E3F34CF" w14:textId="77777777" w:rsidR="00FD2EEB" w:rsidRDefault="00FD2EEB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59D9DAF0" w14:textId="77777777" w:rsidR="00FD2EEB" w:rsidRDefault="00FD2EEB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fseek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fp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proofErr w:type="gramStart"/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14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SEEK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14:paraId="15B11F34" w14:textId="77777777" w:rsidR="00FD2EEB" w:rsidRDefault="00FD2EEB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fread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((</w:t>
      </w:r>
      <w:proofErr w:type="gramEnd"/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char</w:t>
      </w:r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proofErr w:type="gram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Size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fp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14:paraId="4706C497" w14:textId="77777777" w:rsidR="00FD2EEB" w:rsidRDefault="00FD2EEB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69B09F42" w14:textId="77777777" w:rsidR="00FD2EEB" w:rsidRDefault="00FD2EEB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bmiHeader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biClrUsed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NumColors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37DA8EFA" w14:textId="77777777" w:rsidR="00FD2EEB" w:rsidRDefault="00FD2EEB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56ABEB27" w14:textId="77777777" w:rsidR="00FD2EEB" w:rsidRDefault="00FD2EEB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B74CC96" w14:textId="1C692B4F" w:rsidR="00FD2EEB" w:rsidRDefault="00FD2EEB" w:rsidP="00D01A15">
      <w:pPr>
        <w:spacing w:line="360" w:lineRule="auto"/>
        <w:ind w:left="420"/>
        <w:rPr>
          <w:sz w:val="24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14:paraId="613EAF7E" w14:textId="26C64C81" w:rsidR="00FD2EEB" w:rsidRDefault="00F96B98" w:rsidP="00D01A15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b.</w:t>
      </w:r>
      <w:r>
        <w:rPr>
          <w:rFonts w:hint="eastAsia"/>
          <w:sz w:val="24"/>
        </w:rPr>
        <w:t>在文件类中调用上述函数</w:t>
      </w:r>
    </w:p>
    <w:p w14:paraId="463E26CC" w14:textId="21716F48" w:rsidR="00F96B98" w:rsidRPr="00F96B98" w:rsidRDefault="00CD6B2A" w:rsidP="00D01A15">
      <w:pPr>
        <w:spacing w:line="360" w:lineRule="auto"/>
        <w:ind w:left="420"/>
        <w:rPr>
          <w:sz w:val="24"/>
        </w:rPr>
      </w:pPr>
      <w:r>
        <w:rPr>
          <w:noProof/>
        </w:rPr>
        <w:drawing>
          <wp:inline distT="0" distB="0" distL="0" distR="0" wp14:anchorId="2A6ACB44" wp14:editId="711A28CF">
            <wp:extent cx="5216525" cy="2766695"/>
            <wp:effectExtent l="0" t="0" r="0" b="0"/>
            <wp:docPr id="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52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1B481" w14:textId="77777777" w:rsidR="00F96B98" w:rsidRDefault="00F96B98" w:rsidP="00D01A15">
      <w:pPr>
        <w:spacing w:line="360" w:lineRule="auto"/>
        <w:ind w:left="420"/>
        <w:rPr>
          <w:sz w:val="24"/>
        </w:rPr>
      </w:pPr>
    </w:p>
    <w:p w14:paraId="34066ED5" w14:textId="137B90EA" w:rsidR="00F96B98" w:rsidRDefault="00187B11" w:rsidP="00D01A15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c.</w:t>
      </w:r>
      <w:r>
        <w:rPr>
          <w:rFonts w:hint="eastAsia"/>
          <w:sz w:val="24"/>
        </w:rPr>
        <w:t>在视类中的</w:t>
      </w:r>
      <w:proofErr w:type="spellStart"/>
      <w:r>
        <w:rPr>
          <w:rFonts w:hint="eastAsia"/>
          <w:sz w:val="24"/>
        </w:rPr>
        <w:t>onDraw</w:t>
      </w:r>
      <w:proofErr w:type="spellEnd"/>
      <w:r>
        <w:rPr>
          <w:rFonts w:hint="eastAsia"/>
          <w:sz w:val="24"/>
        </w:rPr>
        <w:t>函数中编写代码，使其可以成功显示图像</w:t>
      </w:r>
    </w:p>
    <w:p w14:paraId="51B02102" w14:textId="73E5B1E2" w:rsidR="005F718C" w:rsidRDefault="00CD6B2A" w:rsidP="00D01A15">
      <w:pPr>
        <w:spacing w:line="360" w:lineRule="auto"/>
        <w:ind w:left="42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09F0D32F" wp14:editId="466D7B26">
            <wp:extent cx="5263515" cy="2960370"/>
            <wp:effectExtent l="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24C84" w14:textId="77777777" w:rsidR="00187B11" w:rsidRDefault="00187B11" w:rsidP="00D01A15">
      <w:pPr>
        <w:spacing w:line="360" w:lineRule="auto"/>
        <w:ind w:left="420"/>
        <w:rPr>
          <w:sz w:val="24"/>
        </w:rPr>
      </w:pPr>
    </w:p>
    <w:p w14:paraId="6270AFFC" w14:textId="64C8F889" w:rsidR="00187B11" w:rsidRPr="00187B11" w:rsidRDefault="00187B11" w:rsidP="00D01A15">
      <w:pPr>
        <w:spacing w:line="360" w:lineRule="auto"/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 w:rsidRPr="00187B11">
        <w:rPr>
          <w:rFonts w:hint="eastAsia"/>
          <w:sz w:val="24"/>
        </w:rPr>
        <w:t xml:space="preserve"> </w:t>
      </w:r>
      <w:r w:rsidRPr="00187B11">
        <w:rPr>
          <w:rFonts w:hint="eastAsia"/>
          <w:sz w:val="28"/>
          <w:szCs w:val="28"/>
        </w:rPr>
        <w:t>实现</w:t>
      </w:r>
      <w:r w:rsidRPr="00187B11">
        <w:rPr>
          <w:rFonts w:hint="eastAsia"/>
          <w:sz w:val="28"/>
          <w:szCs w:val="28"/>
        </w:rPr>
        <w:t>24</w:t>
      </w:r>
      <w:r w:rsidRPr="00187B11">
        <w:rPr>
          <w:rFonts w:hint="eastAsia"/>
          <w:sz w:val="28"/>
          <w:szCs w:val="28"/>
        </w:rPr>
        <w:t>位真彩图像转换为灰度图像</w:t>
      </w:r>
    </w:p>
    <w:p w14:paraId="11DCD990" w14:textId="7D017870" w:rsidR="00187B11" w:rsidRDefault="00187B11" w:rsidP="00D01A15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a.</w:t>
      </w:r>
      <w:r w:rsidR="00B46886">
        <w:rPr>
          <w:rFonts w:hint="eastAsia"/>
          <w:sz w:val="24"/>
        </w:rPr>
        <w:t>在工具栏中添加按钮</w:t>
      </w:r>
    </w:p>
    <w:p w14:paraId="25FF6AAD" w14:textId="603E1FB9" w:rsidR="00B46886" w:rsidRDefault="00CD6B2A" w:rsidP="00D01A15">
      <w:pPr>
        <w:spacing w:line="360" w:lineRule="auto"/>
        <w:ind w:left="420"/>
        <w:rPr>
          <w:sz w:val="24"/>
        </w:rPr>
      </w:pPr>
      <w:r>
        <w:rPr>
          <w:noProof/>
          <w:sz w:val="24"/>
        </w:rPr>
        <w:drawing>
          <wp:inline distT="0" distB="0" distL="0" distR="0" wp14:anchorId="729ED99B" wp14:editId="1A082B2F">
            <wp:extent cx="5269230" cy="2784475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6E6DE" w14:textId="57887B06" w:rsidR="00187B11" w:rsidRDefault="001771D1" w:rsidP="00D01A15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b.</w:t>
      </w: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bmp</w:t>
      </w:r>
      <w:r>
        <w:rPr>
          <w:rFonts w:hint="eastAsia"/>
          <w:sz w:val="24"/>
        </w:rPr>
        <w:t>文件中编写灰度函数，在视图类调用</w:t>
      </w:r>
      <w:r w:rsidR="00631C30">
        <w:rPr>
          <w:rFonts w:hint="eastAsia"/>
          <w:sz w:val="24"/>
        </w:rPr>
        <w:t>之。函数代码如下</w:t>
      </w:r>
    </w:p>
    <w:p w14:paraId="0FAF526E" w14:textId="77777777" w:rsidR="00631C30" w:rsidRDefault="00631C30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Gray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){</w:t>
      </w:r>
    </w:p>
    <w:p w14:paraId="53F9FB3C" w14:textId="77777777" w:rsidR="00631C30" w:rsidRDefault="00631C30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w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bmiHeader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biWidth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38280C42" w14:textId="77777777" w:rsidR="00631C30" w:rsidRDefault="00631C30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h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bmiHeader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biHeight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736B032F" w14:textId="77777777" w:rsidR="00631C30" w:rsidRDefault="00631C30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LineBytes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w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bmiHeader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biBitCount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31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)/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32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B661FA7" w14:textId="77777777" w:rsidR="00631C30" w:rsidRDefault="00631C30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lastRenderedPageBreak/>
        <w:tab/>
        <w:t>BYTE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BYTE</w:t>
      </w:r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*)&amp;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bmiColors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bmiHeader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biClrUsed</w:t>
      </w:r>
      <w:proofErr w:type="spellEnd"/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];</w:t>
      </w:r>
      <w:proofErr w:type="gramEnd"/>
    </w:p>
    <w:p w14:paraId="47D933FE" w14:textId="77777777" w:rsidR="00631C30" w:rsidRDefault="00631C30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72AC6785" w14:textId="77777777" w:rsidR="00631C30" w:rsidRDefault="00631C30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LineBytes_gray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w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8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31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)/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32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5B0C47C2" w14:textId="77777777" w:rsidR="00631C30" w:rsidRDefault="00631C30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BITMAPINFO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lpBitsInfo_gray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BITMAPINFO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malloc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40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1024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LineBytes_gray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14:paraId="0129D3CB" w14:textId="77777777" w:rsidR="00631C30" w:rsidRDefault="00631C30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memcpy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lpBitsInfo_gray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40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14:paraId="3CAEBEF4" w14:textId="77777777" w:rsidR="00631C30" w:rsidRDefault="00631C30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16E076ED" w14:textId="77777777" w:rsidR="00631C30" w:rsidRDefault="00631C30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lpBitsInfo_gray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bmiHeader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biBitCount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8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3C3F30B3" w14:textId="77777777" w:rsidR="00631C30" w:rsidRDefault="00631C30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lpBitsInfo_gray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bmiHeader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biClrUsed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256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5F3C0B42" w14:textId="77777777" w:rsidR="00631C30" w:rsidRDefault="00631C30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1D88C0B7" w14:textId="77777777" w:rsidR="00631C30" w:rsidRDefault="00631C30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j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2255E8E0" w14:textId="77777777" w:rsidR="00631C30" w:rsidRDefault="00631C30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proofErr w:type="gramStart"/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</w:t>
      </w:r>
      <w:proofErr w:type="gram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256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++)</w:t>
      </w:r>
    </w:p>
    <w:p w14:paraId="54D39C49" w14:textId="77777777" w:rsidR="00631C30" w:rsidRDefault="00631C30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{</w:t>
      </w:r>
    </w:p>
    <w:p w14:paraId="551F7E3A" w14:textId="77777777" w:rsidR="00631C30" w:rsidRDefault="00631C30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lpBitsInfo_gray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bmiColors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</w:t>
      </w:r>
      <w:proofErr w:type="spellEnd"/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rgbRed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343A4B84" w14:textId="77777777" w:rsidR="00631C30" w:rsidRDefault="00631C30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lpBitsInfo_gray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bmiColors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</w:t>
      </w:r>
      <w:proofErr w:type="spellEnd"/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rgbGreen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3B6FD5A1" w14:textId="77777777" w:rsidR="00631C30" w:rsidRDefault="00631C30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lpBitsInfo_gray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bmiColors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</w:t>
      </w:r>
      <w:proofErr w:type="spellEnd"/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rgbBlue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4C6350B0" w14:textId="77777777" w:rsidR="00631C30" w:rsidRDefault="00631C30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lpBitsInfo_gray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bmiColors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</w:t>
      </w:r>
      <w:proofErr w:type="spellEnd"/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rgbReserved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191B498E" w14:textId="77777777" w:rsidR="00631C30" w:rsidRDefault="00631C30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14:paraId="46E1895A" w14:textId="77777777" w:rsidR="00631C30" w:rsidRDefault="00631C30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14:paraId="555F2772" w14:textId="77777777" w:rsidR="00631C30" w:rsidRDefault="00631C30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3E7933E1" w14:textId="77777777" w:rsidR="00631C30" w:rsidRDefault="00631C30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BYTE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lpBits_gray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BYTE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&amp;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lpBitsInfo_gray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bmiColors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proofErr w:type="gramEnd"/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256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];</w:t>
      </w:r>
    </w:p>
    <w:p w14:paraId="4AC8150E" w14:textId="77777777" w:rsidR="00631C30" w:rsidRDefault="00631C30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BYTE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R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proofErr w:type="gram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,*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avg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pixel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78DC9D83" w14:textId="77777777" w:rsidR="00631C30" w:rsidRDefault="00631C30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proofErr w:type="gramStart"/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</w:t>
      </w:r>
      <w:proofErr w:type="gram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++){</w:t>
      </w:r>
    </w:p>
    <w:p w14:paraId="4293AC37" w14:textId="77777777" w:rsidR="00631C30" w:rsidRDefault="00631C30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j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proofErr w:type="gramStart"/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j</w:t>
      </w:r>
      <w:proofErr w:type="gram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&lt;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j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++){</w:t>
      </w:r>
    </w:p>
    <w:p w14:paraId="36429D1D" w14:textId="77777777" w:rsidR="00631C30" w:rsidRDefault="00631C30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B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LineBytes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proofErr w:type="gramStart"/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)+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j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349220ED" w14:textId="77777777" w:rsidR="00631C30" w:rsidRDefault="00631C30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G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proofErr w:type="gramStart"/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505F132" w14:textId="77777777" w:rsidR="00631C30" w:rsidRDefault="00631C30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proofErr w:type="gramStart"/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300307D9" w14:textId="77777777" w:rsidR="00631C30" w:rsidRDefault="00631C30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avg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=(*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)/</w:t>
      </w:r>
      <w:proofErr w:type="gramStart"/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7F50CCE5" w14:textId="77777777" w:rsidR="00631C30" w:rsidRDefault="00631C30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pixel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lpBits_gray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LineBytes_gray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proofErr w:type="gramStart"/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)+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j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59D16ED1" w14:textId="77777777" w:rsidR="00631C30" w:rsidRDefault="00631C30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pixel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avg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52952B0E" w14:textId="77777777" w:rsidR="00631C30" w:rsidRDefault="00631C30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14:paraId="3FA19DD7" w14:textId="77777777" w:rsidR="00631C30" w:rsidRDefault="00631C30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14:paraId="36310E35" w14:textId="77777777" w:rsidR="00631C30" w:rsidRDefault="00631C30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12FADD93" w14:textId="77777777" w:rsidR="00631C30" w:rsidRDefault="00631C30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free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proofErr w:type="spellEnd"/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3D130D78" w14:textId="77777777" w:rsidR="00631C30" w:rsidRDefault="00631C30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gray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53DA13FE" w14:textId="1EF88FDC" w:rsidR="001771D1" w:rsidRDefault="00631C30" w:rsidP="00D01A15">
      <w:pPr>
        <w:spacing w:line="360" w:lineRule="auto"/>
        <w:ind w:left="420"/>
        <w:rPr>
          <w:sz w:val="24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14:paraId="340F3889" w14:textId="45558789" w:rsidR="001771D1" w:rsidRDefault="00CD6B2A" w:rsidP="00D01A15">
      <w:pPr>
        <w:spacing w:line="360" w:lineRule="auto"/>
        <w:ind w:left="420"/>
        <w:rPr>
          <w:sz w:val="24"/>
        </w:rPr>
      </w:pPr>
      <w:r>
        <w:rPr>
          <w:noProof/>
          <w:sz w:val="24"/>
        </w:rPr>
        <w:drawing>
          <wp:inline distT="0" distB="0" distL="0" distR="0" wp14:anchorId="7DD1246B" wp14:editId="68C649C0">
            <wp:extent cx="5275580" cy="26962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4E7C0" w14:textId="0D6C879D" w:rsidR="00187B11" w:rsidRPr="00631C30" w:rsidRDefault="00631C30" w:rsidP="00D01A15">
      <w:pPr>
        <w:spacing w:line="360" w:lineRule="auto"/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 w:rsidRPr="00631C30">
        <w:rPr>
          <w:rFonts w:hint="eastAsia"/>
          <w:sz w:val="24"/>
        </w:rPr>
        <w:t xml:space="preserve"> </w:t>
      </w:r>
      <w:r w:rsidRPr="00631C30">
        <w:rPr>
          <w:rFonts w:hint="eastAsia"/>
          <w:sz w:val="28"/>
          <w:szCs w:val="28"/>
        </w:rPr>
        <w:t>对于不同颜色深度的图像，实现任意指定像素点的颜色值的读取与显示</w:t>
      </w:r>
    </w:p>
    <w:p w14:paraId="01400B6C" w14:textId="7023E734" w:rsidR="00631C30" w:rsidRDefault="00631C30" w:rsidP="00D01A15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a.</w:t>
      </w: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bmp</w:t>
      </w:r>
      <w:r>
        <w:rPr>
          <w:rFonts w:hint="eastAsia"/>
          <w:sz w:val="24"/>
        </w:rPr>
        <w:t>中编写函数计算每个像素点的</w:t>
      </w:r>
      <w:r>
        <w:rPr>
          <w:rFonts w:hint="eastAsia"/>
          <w:sz w:val="24"/>
        </w:rPr>
        <w:t>RGB</w:t>
      </w:r>
      <w:r>
        <w:rPr>
          <w:rFonts w:hint="eastAsia"/>
          <w:sz w:val="24"/>
        </w:rPr>
        <w:t>或灰度值</w:t>
      </w:r>
      <w:r w:rsidR="00983216">
        <w:rPr>
          <w:rFonts w:hint="eastAsia"/>
          <w:sz w:val="24"/>
        </w:rPr>
        <w:t>并输出</w:t>
      </w:r>
      <w:r>
        <w:rPr>
          <w:rFonts w:hint="eastAsia"/>
          <w:sz w:val="24"/>
        </w:rPr>
        <w:t>，</w:t>
      </w:r>
      <w:r w:rsidR="00983216">
        <w:rPr>
          <w:rFonts w:hint="eastAsia"/>
          <w:sz w:val="24"/>
        </w:rPr>
        <w:t>然后在视图类调用。</w:t>
      </w:r>
    </w:p>
    <w:p w14:paraId="6DD63FDD" w14:textId="7F9663CB" w:rsidR="00983216" w:rsidRDefault="00983216" w:rsidP="00D01A15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函数代码：</w:t>
      </w:r>
    </w:p>
    <w:p w14:paraId="0DE817E4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pixel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j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char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str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14:paraId="1BE94E23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{</w:t>
      </w:r>
    </w:p>
    <w:p w14:paraId="6067530E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14:paraId="76EA1EB8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EA9627F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13345A1C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w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bmiHeader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biWidth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5A71B1F2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h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bmiHeader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biHeight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56C47F95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LineBytes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w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bmiHeader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biBitCount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31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)/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32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lastRenderedPageBreak/>
        <w:t>4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B5F5BD5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BYTE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BYTE</w:t>
      </w:r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*)&amp;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bmiColors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bmiHeader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biClrUsed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];</w:t>
      </w:r>
    </w:p>
    <w:p w14:paraId="2452D904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195C31BE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&gt;=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h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j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&gt;=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14:paraId="00ECFDD9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1ED32DAC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268BF009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BYTE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pixel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bv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184525C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</w:t>
      </w:r>
      <w:proofErr w:type="gram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2C5887C0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colorIdx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5B5C9755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0A2675C5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switch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bmiHeader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biBitCount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14:paraId="0080AA89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{</w:t>
      </w:r>
    </w:p>
    <w:p w14:paraId="631B0470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case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8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14:paraId="1E861F26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1A65A74F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pixel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LineBytes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h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j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8D04582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IsGray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))</w:t>
      </w:r>
    </w:p>
    <w:p w14:paraId="790774D3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sprintf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str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灰度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:%d"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pixel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14:paraId="2E19B25F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else</w:t>
      </w:r>
    </w:p>
    <w:p w14:paraId="2ADCB9C2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{</w:t>
      </w:r>
    </w:p>
    <w:p w14:paraId="70CF19BF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541B9F29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r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bmiColors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pixel</w:t>
      </w:r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rgbRed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42B5BB97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g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bmiColors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pixel</w:t>
      </w:r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rgbGreen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50EA6593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b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bmiColors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pixel</w:t>
      </w:r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rgbBlue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4B478A73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sprintf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str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"RGB</w:t>
      </w:r>
      <w:proofErr w:type="spellEnd"/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(%d, %d, %d)"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14:paraId="129733A6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14:paraId="4DA520ED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break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52ECF1B9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case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24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14:paraId="670226F0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pixel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LineBytes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h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j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589CB222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r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pixel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proofErr w:type="gramEnd"/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];</w:t>
      </w:r>
    </w:p>
    <w:p w14:paraId="0E6AA03D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g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pixel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proofErr w:type="gramEnd"/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];</w:t>
      </w:r>
    </w:p>
    <w:p w14:paraId="2B920E7E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b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pixel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proofErr w:type="gramEnd"/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];</w:t>
      </w:r>
    </w:p>
    <w:p w14:paraId="1D42B272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sprintf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str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"RGB</w:t>
      </w:r>
      <w:proofErr w:type="spellEnd"/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(%d, %d, %d)"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14:paraId="22C47B82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break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6C2F7A0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case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14:paraId="60A2A750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LineBytes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h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j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</w:t>
      </w:r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5AF9A15F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colorIdx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j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</w:t>
      </w:r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?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&gt;&gt;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4</w:t>
      </w:r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&amp;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0x0f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14:paraId="35B09646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r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bmiColors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colorIdx</w:t>
      </w:r>
      <w:proofErr w:type="spellEnd"/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rgbRed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5281D053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g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bmiColors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colorIdx</w:t>
      </w:r>
      <w:proofErr w:type="spellEnd"/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rgbGreen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5921D246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b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bmiColors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colorIdx</w:t>
      </w:r>
      <w:proofErr w:type="spellEnd"/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rgbBlue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018CA445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sprintf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str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"RGB</w:t>
      </w:r>
      <w:proofErr w:type="spellEnd"/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(%d, %d, %d)"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14:paraId="0B86A092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break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6CAA8AD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case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14:paraId="67B5DD8F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LineBytes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h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j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8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&amp;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&lt;&lt;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7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j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8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47019DE7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bv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14:paraId="2413706D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strcpy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str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背景点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14:paraId="18CCC058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else</w:t>
      </w:r>
    </w:p>
    <w:p w14:paraId="01FBB309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strcpy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str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前景点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14:paraId="30100330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break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715714A4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14:paraId="34BFBE02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3AE911E4" w14:textId="77777777" w:rsidR="00983216" w:rsidRDefault="00983216" w:rsidP="00D01A15"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14:paraId="7A9CB1B2" w14:textId="77777777" w:rsidR="00983216" w:rsidRDefault="00983216" w:rsidP="00D01A15">
      <w:pPr>
        <w:spacing w:line="360" w:lineRule="auto"/>
        <w:ind w:left="420"/>
        <w:rPr>
          <w:sz w:val="24"/>
        </w:rPr>
      </w:pPr>
    </w:p>
    <w:p w14:paraId="3B75E7E0" w14:textId="612E51F2" w:rsidR="00631C30" w:rsidRDefault="00CD6B2A" w:rsidP="00D01A15">
      <w:pPr>
        <w:spacing w:line="360" w:lineRule="auto"/>
        <w:ind w:left="42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2DF9B345" wp14:editId="6E23A6E3">
            <wp:extent cx="5287010" cy="2825115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1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489B4" w14:textId="77777777" w:rsidR="00631C30" w:rsidRDefault="00631C30" w:rsidP="00D01A15">
      <w:pPr>
        <w:spacing w:line="360" w:lineRule="auto"/>
        <w:ind w:left="420"/>
        <w:rPr>
          <w:sz w:val="24"/>
        </w:rPr>
      </w:pPr>
    </w:p>
    <w:p w14:paraId="2631367B" w14:textId="77777777" w:rsidR="00D4161B" w:rsidRPr="005F718C" w:rsidRDefault="00D4161B" w:rsidP="00D01A15">
      <w:pPr>
        <w:numPr>
          <w:ilvl w:val="0"/>
          <w:numId w:val="1"/>
        </w:numPr>
        <w:spacing w:line="360" w:lineRule="auto"/>
        <w:rPr>
          <w:b/>
          <w:sz w:val="32"/>
          <w:szCs w:val="32"/>
        </w:rPr>
      </w:pPr>
      <w:r w:rsidRPr="005F718C">
        <w:rPr>
          <w:rFonts w:hint="eastAsia"/>
          <w:b/>
          <w:sz w:val="32"/>
          <w:szCs w:val="32"/>
        </w:rPr>
        <w:t>实验结果与分析</w:t>
      </w:r>
    </w:p>
    <w:bookmarkEnd w:id="0"/>
    <w:p w14:paraId="4903DDAE" w14:textId="45E62C41" w:rsidR="008D3626" w:rsidRDefault="00983216" w:rsidP="00D01A15">
      <w:pPr>
        <w:spacing w:line="360" w:lineRule="auto"/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="00006FA1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图像的读入与显示</w:t>
      </w:r>
      <w:r w:rsidR="006B6FA3">
        <w:rPr>
          <w:rFonts w:hint="eastAsia"/>
          <w:sz w:val="28"/>
          <w:szCs w:val="28"/>
        </w:rPr>
        <w:t>，同时显示像素点的</w:t>
      </w:r>
      <w:r w:rsidR="006B6FA3">
        <w:rPr>
          <w:rFonts w:hint="eastAsia"/>
          <w:sz w:val="28"/>
          <w:szCs w:val="28"/>
        </w:rPr>
        <w:t>RGB</w:t>
      </w:r>
      <w:r w:rsidR="006B6FA3">
        <w:rPr>
          <w:rFonts w:hint="eastAsia"/>
          <w:sz w:val="28"/>
          <w:szCs w:val="28"/>
        </w:rPr>
        <w:t>值</w:t>
      </w:r>
    </w:p>
    <w:p w14:paraId="0A78F01A" w14:textId="6D92770D" w:rsidR="006B6FA3" w:rsidRDefault="00CD6B2A" w:rsidP="00D01A15">
      <w:pPr>
        <w:spacing w:line="360" w:lineRule="auto"/>
        <w:ind w:left="420"/>
        <w:rPr>
          <w:noProof/>
          <w:sz w:val="24"/>
        </w:rPr>
      </w:pPr>
      <w:r>
        <w:rPr>
          <w:noProof/>
          <w:sz w:val="24"/>
        </w:rPr>
        <w:drawing>
          <wp:inline distT="0" distB="0" distL="0" distR="0" wp14:anchorId="001BEF0E" wp14:editId="43A00D1B">
            <wp:extent cx="5275580" cy="2696210"/>
            <wp:effectExtent l="0" t="0" r="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008B7" w14:textId="6B9EFAC0" w:rsidR="006B6FA3" w:rsidRDefault="006B6FA3" w:rsidP="00D01A15">
      <w:pPr>
        <w:spacing w:line="360" w:lineRule="auto"/>
        <w:ind w:left="420"/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>2.</w:t>
      </w:r>
      <w:r w:rsidRPr="006B6FA3">
        <w:rPr>
          <w:rFonts w:hint="eastAsia"/>
          <w:sz w:val="24"/>
        </w:rPr>
        <w:t xml:space="preserve"> </w:t>
      </w:r>
      <w:r w:rsidRPr="006B6FA3">
        <w:rPr>
          <w:rFonts w:hint="eastAsia"/>
          <w:noProof/>
          <w:sz w:val="28"/>
          <w:szCs w:val="28"/>
        </w:rPr>
        <w:t>实现</w:t>
      </w:r>
      <w:r w:rsidRPr="006B6FA3">
        <w:rPr>
          <w:rFonts w:hint="eastAsia"/>
          <w:noProof/>
          <w:sz w:val="28"/>
          <w:szCs w:val="28"/>
        </w:rPr>
        <w:t>24</w:t>
      </w:r>
      <w:r w:rsidRPr="006B6FA3">
        <w:rPr>
          <w:rFonts w:hint="eastAsia"/>
          <w:noProof/>
          <w:sz w:val="28"/>
          <w:szCs w:val="28"/>
        </w:rPr>
        <w:t>位真彩图像转换为灰度图像</w:t>
      </w:r>
      <w:r>
        <w:rPr>
          <w:rFonts w:hint="eastAsia"/>
          <w:noProof/>
          <w:sz w:val="28"/>
          <w:szCs w:val="28"/>
        </w:rPr>
        <w:t>,</w:t>
      </w:r>
      <w:r>
        <w:rPr>
          <w:rFonts w:hint="eastAsia"/>
          <w:noProof/>
          <w:sz w:val="28"/>
          <w:szCs w:val="28"/>
        </w:rPr>
        <w:t>同时显示像素点的灰度值</w:t>
      </w:r>
    </w:p>
    <w:p w14:paraId="103146B4" w14:textId="1D332FF3" w:rsidR="006B6FA3" w:rsidRPr="006B6FA3" w:rsidRDefault="00CD6B2A" w:rsidP="00D01A15">
      <w:pPr>
        <w:spacing w:line="360" w:lineRule="auto"/>
        <w:ind w:left="420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869468A" wp14:editId="17C6E085">
            <wp:extent cx="5269230" cy="2614295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8AE1D" w14:textId="77777777" w:rsidR="006B6FA3" w:rsidRDefault="006B6FA3" w:rsidP="00D01A15">
      <w:pPr>
        <w:spacing w:line="360" w:lineRule="auto"/>
        <w:ind w:left="420"/>
        <w:rPr>
          <w:sz w:val="24"/>
        </w:rPr>
      </w:pPr>
    </w:p>
    <w:p w14:paraId="4029405B" w14:textId="2A3C825F" w:rsidR="006B6FA3" w:rsidRDefault="006B6FA3" w:rsidP="00D01A15">
      <w:pPr>
        <w:spacing w:line="360" w:lineRule="auto"/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 w:rsidR="00006FA1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实验分析</w:t>
      </w:r>
    </w:p>
    <w:p w14:paraId="43ADC1C0" w14:textId="2AB925F2" w:rsidR="006B6FA3" w:rsidRPr="006B6FA3" w:rsidRDefault="006B6FA3" w:rsidP="00D01A15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通过本次实验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我初步了解了数字图像处理的概念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掌握了加载和显示图像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计算和显示图像灰度值</w:t>
      </w:r>
      <w:r w:rsidR="00CD6B2A">
        <w:rPr>
          <w:rFonts w:hint="eastAsia"/>
          <w:sz w:val="24"/>
        </w:rPr>
        <w:t>（前景点和背景点）</w:t>
      </w:r>
      <w:r>
        <w:rPr>
          <w:rFonts w:hint="eastAsia"/>
          <w:sz w:val="24"/>
        </w:rPr>
        <w:t>或者</w:t>
      </w:r>
      <w:r>
        <w:rPr>
          <w:rFonts w:hint="eastAsia"/>
          <w:sz w:val="24"/>
        </w:rPr>
        <w:t>RGB</w:t>
      </w:r>
      <w:r>
        <w:rPr>
          <w:rFonts w:hint="eastAsia"/>
          <w:sz w:val="24"/>
        </w:rPr>
        <w:t>值以及将彩色图像灰度化的方法</w:t>
      </w:r>
      <w:r>
        <w:rPr>
          <w:rFonts w:hint="eastAsia"/>
          <w:sz w:val="24"/>
        </w:rPr>
        <w:t>.</w:t>
      </w:r>
    </w:p>
    <w:sectPr w:rsidR="006B6FA3" w:rsidRPr="006B6F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308C78" w14:textId="77777777" w:rsidR="00D27A8B" w:rsidRDefault="00D27A8B" w:rsidP="005F718C">
      <w:r>
        <w:separator/>
      </w:r>
    </w:p>
  </w:endnote>
  <w:endnote w:type="continuationSeparator" w:id="0">
    <w:p w14:paraId="18CAA81D" w14:textId="77777777" w:rsidR="00D27A8B" w:rsidRDefault="00D27A8B" w:rsidP="005F71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1A0E63" w14:textId="77777777" w:rsidR="00D27A8B" w:rsidRDefault="00D27A8B" w:rsidP="005F718C">
      <w:r>
        <w:separator/>
      </w:r>
    </w:p>
  </w:footnote>
  <w:footnote w:type="continuationSeparator" w:id="0">
    <w:p w14:paraId="686F3107" w14:textId="77777777" w:rsidR="00D27A8B" w:rsidRDefault="00D27A8B" w:rsidP="005F71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CF56F8"/>
    <w:multiLevelType w:val="hybridMultilevel"/>
    <w:tmpl w:val="411EB0D6"/>
    <w:lvl w:ilvl="0" w:tplc="FAA29E24">
      <w:start w:val="1"/>
      <w:numFmt w:val="japaneseCounting"/>
      <w:lvlText w:val="（%1）"/>
      <w:lvlJc w:val="left"/>
      <w:pPr>
        <w:tabs>
          <w:tab w:val="num" w:pos="855"/>
        </w:tabs>
        <w:ind w:left="855" w:hanging="8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4826196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626"/>
    <w:rsid w:val="00006FA1"/>
    <w:rsid w:val="00065198"/>
    <w:rsid w:val="001771D1"/>
    <w:rsid w:val="00187B11"/>
    <w:rsid w:val="005E4E58"/>
    <w:rsid w:val="005E5A71"/>
    <w:rsid w:val="005F718C"/>
    <w:rsid w:val="00631C30"/>
    <w:rsid w:val="00644EE0"/>
    <w:rsid w:val="00653536"/>
    <w:rsid w:val="00692B4D"/>
    <w:rsid w:val="006B6FA3"/>
    <w:rsid w:val="007462A5"/>
    <w:rsid w:val="00750EEC"/>
    <w:rsid w:val="007D108F"/>
    <w:rsid w:val="007E0D12"/>
    <w:rsid w:val="00803CA2"/>
    <w:rsid w:val="008408AE"/>
    <w:rsid w:val="008567A8"/>
    <w:rsid w:val="008D3626"/>
    <w:rsid w:val="008D483F"/>
    <w:rsid w:val="00913CE9"/>
    <w:rsid w:val="00936E22"/>
    <w:rsid w:val="009635F2"/>
    <w:rsid w:val="00983216"/>
    <w:rsid w:val="009D2122"/>
    <w:rsid w:val="00A521A3"/>
    <w:rsid w:val="00AF3362"/>
    <w:rsid w:val="00B350BA"/>
    <w:rsid w:val="00B3581C"/>
    <w:rsid w:val="00B46886"/>
    <w:rsid w:val="00B549F2"/>
    <w:rsid w:val="00B91B85"/>
    <w:rsid w:val="00BB52D2"/>
    <w:rsid w:val="00BB59F9"/>
    <w:rsid w:val="00C07A73"/>
    <w:rsid w:val="00C723A9"/>
    <w:rsid w:val="00CD6B2A"/>
    <w:rsid w:val="00D01A15"/>
    <w:rsid w:val="00D27A8B"/>
    <w:rsid w:val="00D4161B"/>
    <w:rsid w:val="00D86B1B"/>
    <w:rsid w:val="00D91D4F"/>
    <w:rsid w:val="00DA7FF3"/>
    <w:rsid w:val="00EB6186"/>
    <w:rsid w:val="00F24C44"/>
    <w:rsid w:val="00F357B0"/>
    <w:rsid w:val="00F60F39"/>
    <w:rsid w:val="00F835DF"/>
    <w:rsid w:val="00F96B98"/>
    <w:rsid w:val="00FA2B51"/>
    <w:rsid w:val="00FD2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B2BBB79"/>
  <w15:chartTrackingRefBased/>
  <w15:docId w15:val="{2B2D4E48-E081-4250-B170-B579386AB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D3626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5F718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rsid w:val="005F718C"/>
    <w:rPr>
      <w:kern w:val="2"/>
      <w:sz w:val="18"/>
      <w:szCs w:val="18"/>
    </w:rPr>
  </w:style>
  <w:style w:type="paragraph" w:styleId="a5">
    <w:name w:val="footer"/>
    <w:basedOn w:val="a"/>
    <w:link w:val="a6"/>
    <w:rsid w:val="005F71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rsid w:val="005F718C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1076</Words>
  <Characters>3440</Characters>
  <Application>Microsoft Office Word</Application>
  <DocSecurity>0</DocSecurity>
  <Lines>204</Lines>
  <Paragraphs>154</Paragraphs>
  <ScaleCrop>false</ScaleCrop>
  <Company>JNU</Company>
  <LinksUpToDate>false</LinksUpToDate>
  <CharactersWithSpaces>4096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暨南大学本科实验报告专用纸</dc:title>
  <dc:subject/>
  <dc:creator>刘欣</dc:creator>
  <cp:keywords/>
  <dc:description/>
  <cp:lastModifiedBy>Maria Mcbride</cp:lastModifiedBy>
  <cp:revision>7</cp:revision>
  <cp:lastPrinted>2024-12-26T13:26:00Z</cp:lastPrinted>
  <dcterms:created xsi:type="dcterms:W3CDTF">2024-12-26T13:22:00Z</dcterms:created>
  <dcterms:modified xsi:type="dcterms:W3CDTF">2024-12-26T13:26:00Z</dcterms:modified>
</cp:coreProperties>
</file>